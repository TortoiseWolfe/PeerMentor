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1u8f624fh4l" w:id="0"/>
      <w:bookmarkEnd w:id="0"/>
      <w:r w:rsidDel="00000000" w:rsidR="00000000" w:rsidRPr="00000000">
        <w:rPr>
          <w:rtl w:val="0"/>
        </w:rPr>
        <w:t xml:space="preserve">Peer Mentor Standard Operating Procedure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Being a peer mentor is a volunteer position that allows you to step into a leadership role and practice both social and technical skills as you read code, answer questions, and support your fellow peers. If at any point you feel that being a peer mentor is slowing you down from your progress toward your career goals, please notify the peer mentor coordinator in a direct message. This is a program that is meant to help you strengthen your confidence and ability to communicate, debug, and read code.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5u66j6q72ip4" w:id="1"/>
      <w:bookmarkEnd w:id="1"/>
      <w:r w:rsidDel="00000000" w:rsidR="00000000" w:rsidRPr="00000000">
        <w:rPr>
          <w:rtl w:val="0"/>
        </w:rPr>
        <w:t xml:space="preserve">Time commitment:</w:t>
      </w:r>
    </w:p>
    <w:p w:rsidR="00000000" w:rsidDel="00000000" w:rsidP="00000000" w:rsidRDefault="00000000" w:rsidRPr="00000000" w14:paraId="00000006">
      <w:pPr>
        <w:rPr/>
      </w:pPr>
      <w:r w:rsidDel="00000000" w:rsidR="00000000" w:rsidRPr="00000000">
        <w:rPr>
          <w:rtl w:val="0"/>
        </w:rPr>
        <w:t xml:space="preserve">To be a peer mentor, we ask for a time commitment of 2 hours per week, and an additional 2 hours per month. This helps you to get enough exposure to these growth opportunities without overwhelming your code learning schedule. You are welcome to perform more of these duties as desired, but the minimum requirement to maintain the title of Peer Mentor is shown below: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1 hour per month - Attend an exclusive monthly Peer Mentor leadership training meeting where we meet together to ask questions, discuss common questions that come from students, welcome new peer mentors, and share successes. Guest speakers may occasionally be present. </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If this meeting is not able to be attended, then prior notice to the peer mentor coordinator will need to be given and a replay review may be required.</w:t>
      </w:r>
    </w:p>
    <w:p w:rsidR="00000000" w:rsidDel="00000000" w:rsidP="00000000" w:rsidRDefault="00000000" w:rsidRPr="00000000" w14:paraId="0000000A">
      <w:pPr>
        <w:ind w:left="216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1 hour per month - Commit to attend </w:t>
      </w:r>
      <w:r w:rsidDel="00000000" w:rsidR="00000000" w:rsidRPr="00000000">
        <w:rPr>
          <w:i w:val="1"/>
          <w:iCs w:val="1"/>
          <w:u w:val="single"/>
          <w:rtl w:val="0"/>
        </w:rPr>
        <w:t xml:space="preserve">at least one</w:t>
      </w:r>
      <w:r w:rsidDel="00000000" w:rsidR="00000000" w:rsidRPr="00000000">
        <w:rPr>
          <w:rtl w:val="0"/>
        </w:rPr>
        <w:t xml:space="preserve"> session with one of our life skill coaches each month. This can be done through our variety of group sessions (Mindset Mondays, Progress and Accountability, etc), or with a scheduled one-on-one session, depending on your schedule and budget. An inner-circle meeting with an accountability coach also counts towards this commitment. Watching and reporting about a replay you watched also works for this requirement. </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1 hour per week - Scheduled in advance on the student-facing calendar and announced with each newsletter and in discord, that you will be listening in the TechJoy voice channel to peer program with students. Honor this commitment, and quickly communicate to students and staff alike if extenuating circumstances come up. </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This includes announcing in the discord channel that you are going to be in the voice channel for any students looking to peer program at the start of your hour. </w:t>
      </w:r>
    </w:p>
    <w:p w:rsidR="00000000" w:rsidDel="00000000" w:rsidP="00000000" w:rsidRDefault="00000000" w:rsidRPr="00000000" w14:paraId="0000000F">
      <w:pPr>
        <w:ind w:left="2160" w:firstLine="0"/>
        <w:rPr/>
      </w:pP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1 hour per week - Answer `@help` questions in Asana and progress tickets to completion as best as possible. This time will need to be scheduled so that we can consistently have help questions being answered within 24 hours of them being posted, but there is more leniency here if needed. This hour will be scheduled on our peer mentor calendar for other peer mentors to see, but will not be announced to the students. Times with regular questions being asked may be prioritized when scheduling support. </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Optional - if there are no help questions in the queue, then code reviews and feedback can be done to utilize this time instead. Additional permissions will need to be granted to do this action. Reach out to the peer mentor coordinator if you would like to participate in this.</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85wk3f8c8akm" w:id="2"/>
      <w:bookmarkEnd w:id="2"/>
      <w:r w:rsidDel="00000000" w:rsidR="00000000" w:rsidRPr="00000000">
        <w:rPr>
          <w:rtl w:val="0"/>
        </w:rPr>
        <w:t xml:space="preserve">Standard operating procedures:</w:t>
      </w:r>
    </w:p>
    <w:p w:rsidR="00000000" w:rsidDel="00000000" w:rsidP="00000000" w:rsidRDefault="00000000" w:rsidRPr="00000000" w14:paraId="00000015">
      <w:pPr>
        <w:pStyle w:val="Heading3"/>
        <w:rPr>
          <w:color w:val="000000"/>
        </w:rPr>
      </w:pPr>
      <w:bookmarkStart w:colFirst="0" w:colLast="0" w:name="_fmktn8s67wpd" w:id="3"/>
      <w:bookmarkEnd w:id="3"/>
      <w:r w:rsidDel="00000000" w:rsidR="00000000" w:rsidRPr="00000000">
        <w:rPr>
          <w:color w:val="000000"/>
          <w:rtl w:val="0"/>
        </w:rPr>
        <w:t xml:space="preserve">Peer Programming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See </w:t>
      </w:r>
      <w:hyperlink r:id="rId6">
        <w:r w:rsidDel="00000000" w:rsidR="00000000" w:rsidRPr="00000000">
          <w:rPr>
            <w:color w:val="1155cc"/>
            <w:u w:val="single"/>
            <w:rtl w:val="0"/>
          </w:rPr>
          <w:t xml:space="preserve">https://www.youtube.com/watch?v=Blu8xPa-0TI</w:t>
        </w:r>
      </w:hyperlink>
      <w:r w:rsidDel="00000000" w:rsidR="00000000" w:rsidRPr="00000000">
        <w:rPr>
          <w:rtl w:val="0"/>
        </w:rPr>
        <w:t xml:space="preserve"> at chapter heading “</w:t>
      </w:r>
      <w:hyperlink r:id="rId7">
        <w:r w:rsidDel="00000000" w:rsidR="00000000" w:rsidRPr="00000000">
          <w:rPr>
            <w:rFonts w:ascii="Roboto" w:cs="Roboto" w:eastAsia="Roboto" w:hAnsi="Roboto"/>
            <w:color w:val="1155cc"/>
            <w:sz w:val="21"/>
            <w:szCs w:val="21"/>
            <w:rtl w:val="0"/>
          </w:rPr>
          <w:t xml:space="preserve">0:18:00</w:t>
        </w:r>
      </w:hyperlink>
      <w:r w:rsidDel="00000000" w:rsidR="00000000" w:rsidRPr="00000000">
        <w:rPr>
          <w:rFonts w:ascii="Roboto" w:cs="Roboto" w:eastAsia="Roboto" w:hAnsi="Roboto"/>
          <w:color w:val="131313"/>
          <w:sz w:val="21"/>
          <w:szCs w:val="21"/>
          <w:rtl w:val="0"/>
        </w:rPr>
        <w:t xml:space="preserve"> -</w:t>
      </w:r>
      <w:hyperlink r:id="rId8">
        <w:r w:rsidDel="00000000" w:rsidR="00000000" w:rsidRPr="00000000">
          <w:rPr>
            <w:rFonts w:ascii="Roboto" w:cs="Roboto" w:eastAsia="Roboto" w:hAnsi="Roboto"/>
            <w:color w:val="131313"/>
            <w:sz w:val="21"/>
            <w:szCs w:val="21"/>
            <w:rtl w:val="0"/>
          </w:rPr>
          <w:t xml:space="preserve"> </w:t>
        </w:r>
      </w:hyperlink>
      <w:hyperlink r:id="rId9">
        <w:r w:rsidDel="00000000" w:rsidR="00000000" w:rsidRPr="00000000">
          <w:rPr>
            <w:rFonts w:ascii="Roboto" w:cs="Roboto" w:eastAsia="Roboto" w:hAnsi="Roboto"/>
            <w:color w:val="1155cc"/>
            <w:sz w:val="21"/>
            <w:szCs w:val="21"/>
            <w:rtl w:val="0"/>
          </w:rPr>
          <w:t xml:space="preserve">0:22:44</w:t>
        </w:r>
      </w:hyperlink>
      <w:r w:rsidDel="00000000" w:rsidR="00000000" w:rsidRPr="00000000">
        <w:rPr>
          <w:rFonts w:ascii="Roboto" w:cs="Roboto" w:eastAsia="Roboto" w:hAnsi="Roboto"/>
          <w:color w:val="131313"/>
          <w:sz w:val="21"/>
          <w:szCs w:val="21"/>
          <w:rtl w:val="0"/>
        </w:rPr>
        <w:t xml:space="preserve"> Peer Programming” for our walkthrough of the expectations from our first Peer Mentor meeting.</w:t>
      </w: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Check into the Joy of Coding #peer-mentor-hub by tagging the peer mentor coordinator</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Announce in the Techjoy #general channel that you are going to be coding in the voice channel and that others are welcome to join you and ask questions or just code together.</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Join the Voice channel</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Greet any students who join you in the channel and ask about what they are working on. </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If a student asks you a question, do your best to guide them to find the answer themselves instead of directly answering their question. Part of the program is learning HOW to find the answers so that our students can become self-sufficient coders. This does not mean that we leave them stuck, but it is more impactful for their learning if they can see the problem solving process in action. Please ask about our “guide to answering questions with questions” if you would like more information on this step.</w:t>
      </w:r>
    </w:p>
    <w:p w:rsidR="00000000" w:rsidDel="00000000" w:rsidP="00000000" w:rsidRDefault="00000000" w:rsidRPr="00000000" w14:paraId="0000001D">
      <w:pPr>
        <w:numPr>
          <w:ilvl w:val="2"/>
          <w:numId w:val="2"/>
        </w:numPr>
        <w:ind w:left="2160" w:hanging="360"/>
        <w:rPr>
          <w:u w:val="none"/>
        </w:rPr>
      </w:pPr>
      <w:r w:rsidDel="00000000" w:rsidR="00000000" w:rsidRPr="00000000">
        <w:rPr>
          <w:rtl w:val="0"/>
        </w:rPr>
        <w:t xml:space="preserve"> </w:t>
      </w:r>
      <w:hyperlink r:id="rId10">
        <w:r w:rsidDel="00000000" w:rsidR="00000000" w:rsidRPr="00000000">
          <w:rPr>
            <w:color w:val="0000ee"/>
            <w:u w:val="single"/>
            <w:rtl w:val="0"/>
          </w:rPr>
          <w:t xml:space="preserve">Guide to answering questions (with questions)</w:t>
        </w:r>
      </w:hyperlink>
      <w:r w:rsidDel="00000000" w:rsidR="00000000" w:rsidRPr="00000000">
        <w:rPr>
          <w:rtl w:val="0"/>
        </w:rPr>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If there are no questions being asked, feel free to work on your own coding assignments during this time. If there are questions though, allow those to take priority. You may also decide to invite students to watch what you are working on or announce what you plan to do in the case there are no immediate questions.</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If no students join you in the voice channels during your peer programming time, please still stay in the channel during the fully scheduled time. </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You may also utilize time in the voice channel not answering verbal questions to answer any pending `@help` questions in Asana, provide feedback on posted assignments, and/or review projects. See following guides for more details on those tasks. </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Once your time is up:</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Give a summary of the questions you answered and about how many people joined you in the voice channel in the #peer-mentor-hub and remark on any patterns of questions you notice. This will help us find places to polish in our courses and improve them for future students. </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Check out of the Joy of Coding #peer-mentor-hub by tagging the peer mentor coordinator</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Note: if you need to change your scheduled hour block, please inform the peer mentor coordinator by tagging them in the Joy of Coding #peer-mentor-hub </w:t>
      </w:r>
      <w:r w:rsidDel="00000000" w:rsidR="00000000" w:rsidRPr="00000000">
        <w:rPr>
          <w:i w:val="1"/>
          <w:iCs w:val="1"/>
          <w:u w:val="single"/>
          <w:rtl w:val="0"/>
        </w:rPr>
        <w:t xml:space="preserve">at least a week</w:t>
      </w:r>
      <w:r w:rsidDel="00000000" w:rsidR="00000000" w:rsidRPr="00000000">
        <w:rPr>
          <w:rtl w:val="0"/>
        </w:rPr>
        <w:t xml:space="preserve"> before the day to be altered, as these dates and times are also shown on the student calendar and potentially the Sunday Newsletter.</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If something more urgent comes up, please announce to both the peer mentor coordinator in the Joy of Coding #peer-mentor-hub AND to the students in the Techjoy #general channel about the adjustment to your expected time block for peer programming. </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pStyle w:val="Heading3"/>
        <w:rPr>
          <w:color w:val="000000"/>
        </w:rPr>
      </w:pPr>
      <w:bookmarkStart w:colFirst="0" w:colLast="0" w:name="_2q1b1shfn5dt" w:id="4"/>
      <w:bookmarkEnd w:id="4"/>
      <w:r w:rsidDel="00000000" w:rsidR="00000000" w:rsidRPr="00000000">
        <w:rPr>
          <w:color w:val="000000"/>
          <w:rtl w:val="0"/>
        </w:rPr>
        <w:t xml:space="preserve">Answering `@help` questions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See </w:t>
      </w:r>
      <w:hyperlink r:id="rId11">
        <w:r w:rsidDel="00000000" w:rsidR="00000000" w:rsidRPr="00000000">
          <w:rPr>
            <w:color w:val="1155cc"/>
            <w:u w:val="single"/>
            <w:rtl w:val="0"/>
          </w:rPr>
          <w:t xml:space="preserve">https://www.youtube.com/watch?v=Blu8xPa-0TI</w:t>
        </w:r>
      </w:hyperlink>
      <w:r w:rsidDel="00000000" w:rsidR="00000000" w:rsidRPr="00000000">
        <w:rPr>
          <w:rtl w:val="0"/>
        </w:rPr>
        <w:t xml:space="preserve"> at chapter heading “</w:t>
      </w:r>
      <w:hyperlink r:id="rId12">
        <w:r w:rsidDel="00000000" w:rsidR="00000000" w:rsidRPr="00000000">
          <w:rPr>
            <w:rFonts w:ascii="Roboto" w:cs="Roboto" w:eastAsia="Roboto" w:hAnsi="Roboto"/>
            <w:color w:val="1155cc"/>
            <w:sz w:val="21"/>
            <w:szCs w:val="21"/>
            <w:rtl w:val="0"/>
          </w:rPr>
          <w:t xml:space="preserve">0:32:00</w:t>
        </w:r>
      </w:hyperlink>
      <w:r w:rsidDel="00000000" w:rsidR="00000000" w:rsidRPr="00000000">
        <w:rPr>
          <w:rFonts w:ascii="Roboto" w:cs="Roboto" w:eastAsia="Roboto" w:hAnsi="Roboto"/>
          <w:color w:val="131313"/>
          <w:sz w:val="21"/>
          <w:szCs w:val="21"/>
          <w:rtl w:val="0"/>
        </w:rPr>
        <w:t xml:space="preserve"> -</w:t>
      </w:r>
      <w:hyperlink r:id="rId13">
        <w:r w:rsidDel="00000000" w:rsidR="00000000" w:rsidRPr="00000000">
          <w:rPr>
            <w:rFonts w:ascii="Roboto" w:cs="Roboto" w:eastAsia="Roboto" w:hAnsi="Roboto"/>
            <w:color w:val="131313"/>
            <w:sz w:val="21"/>
            <w:szCs w:val="21"/>
            <w:rtl w:val="0"/>
          </w:rPr>
          <w:t xml:space="preserve"> </w:t>
        </w:r>
      </w:hyperlink>
      <w:hyperlink r:id="rId14">
        <w:r w:rsidDel="00000000" w:rsidR="00000000" w:rsidRPr="00000000">
          <w:rPr>
            <w:rFonts w:ascii="Roboto" w:cs="Roboto" w:eastAsia="Roboto" w:hAnsi="Roboto"/>
            <w:color w:val="1155cc"/>
            <w:sz w:val="21"/>
            <w:szCs w:val="21"/>
            <w:rtl w:val="0"/>
          </w:rPr>
          <w:t xml:space="preserve">0:48:42</w:t>
        </w:r>
      </w:hyperlink>
      <w:r w:rsidDel="00000000" w:rsidR="00000000" w:rsidRPr="00000000">
        <w:rPr>
          <w:rFonts w:ascii="Roboto" w:cs="Roboto" w:eastAsia="Roboto" w:hAnsi="Roboto"/>
          <w:color w:val="131313"/>
          <w:sz w:val="21"/>
          <w:szCs w:val="21"/>
          <w:rtl w:val="0"/>
        </w:rPr>
        <w:t xml:space="preserve"> Asana tickets @help “ for our guide of how to handle the tickets from our first exclusive peer mentor meeting. </w:t>
      </w: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Watch this loom detailing how to work with Asana made by our prior peer mentor coordinator, Katie. Please reach out to the current peer mentor coordinator with any questions: </w:t>
      </w:r>
      <w:hyperlink r:id="rId15">
        <w:r w:rsidDel="00000000" w:rsidR="00000000" w:rsidRPr="00000000">
          <w:rPr>
            <w:color w:val="1155cc"/>
            <w:u w:val="single"/>
            <w:rtl w:val="0"/>
          </w:rPr>
          <w:t xml:space="preserve">https://www.loom.com/share/8213d2bcaa584ee3a3f657660e33acf3?sid=8d4ba6da-1985-4a1c-98d1-85d2fe2620dc</w:t>
        </w:r>
      </w:hyperlink>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Check into the Joy of Coding #peer-mentor-hub by tagging the peer mentor coordinator</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Log into Asana, either through the web or through the application if you downloaded it.</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Navigate to the `Discord @Help Questions` project</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Look at the tickets in the `New Requests` column</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Note: You are not expected to know every answer 🙂 If there is a topic that you are unfamiliar with, please make a small note in the comments that you looked at the ticket, but don't have the expertise to resolve it and leave it unassigned in the new column. </w:t>
      </w:r>
    </w:p>
    <w:p w:rsidR="00000000" w:rsidDel="00000000" w:rsidP="00000000" w:rsidRDefault="00000000" w:rsidRPr="00000000" w14:paraId="00000030">
      <w:pPr>
        <w:numPr>
          <w:ilvl w:val="2"/>
          <w:numId w:val="2"/>
        </w:numPr>
        <w:ind w:left="2160" w:hanging="360"/>
      </w:pPr>
      <w:r w:rsidDel="00000000" w:rsidR="00000000" w:rsidRPr="00000000">
        <w:rPr>
          <w:rtl w:val="0"/>
        </w:rPr>
        <w:t xml:space="preserve">If there are still pending tickets in the new column by the end of your @help session, please tag the peer mentor coordinator in the #peer-mentor-hub and let us know you need support on those tickets. Sometimes there is another peer mentor coming online soon who can tackle them, but other times it's a whole 24 hours before the next help session. This can mean that our response to the student might be taking closer to 48 hours to get started if it isn't addressed during your session, and we aren’t aware of it still pending. </w:t>
        <w:br w:type="textWrapping"/>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Process tickets in general from bottom to top as they are sorted in order from newest to oldest, but feel free to use your judgement if there are questions from the same student or more urgent requests that need to be addressed first. </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Open the ticket and briefly read the question posted that was brought over into the description. </w:t>
      </w:r>
    </w:p>
    <w:p w:rsidR="00000000" w:rsidDel="00000000" w:rsidP="00000000" w:rsidRDefault="00000000" w:rsidRPr="00000000" w14:paraId="00000033">
      <w:pPr>
        <w:numPr>
          <w:ilvl w:val="2"/>
          <w:numId w:val="2"/>
        </w:numPr>
        <w:ind w:left="2160" w:hanging="360"/>
        <w:rPr>
          <w:u w:val="none"/>
        </w:rPr>
      </w:pPr>
      <w:r w:rsidDel="00000000" w:rsidR="00000000" w:rsidRPr="00000000">
        <w:rPr>
          <w:rtl w:val="0"/>
        </w:rPr>
        <w:t xml:space="preserve">If the context is about code or blank, continue to the next step</w:t>
      </w:r>
    </w:p>
    <w:p w:rsidR="00000000" w:rsidDel="00000000" w:rsidP="00000000" w:rsidRDefault="00000000" w:rsidRPr="00000000" w14:paraId="00000034">
      <w:pPr>
        <w:numPr>
          <w:ilvl w:val="2"/>
          <w:numId w:val="2"/>
        </w:numPr>
        <w:ind w:left="2160" w:hanging="360"/>
        <w:rPr>
          <w:u w:val="none"/>
        </w:rPr>
      </w:pPr>
      <w:r w:rsidDel="00000000" w:rsidR="00000000" w:rsidRPr="00000000">
        <w:rPr>
          <w:rtl w:val="0"/>
        </w:rPr>
        <w:t xml:space="preserve">If the context requires an admin:</w:t>
      </w:r>
      <w:ins w:author="Lisa Dean" w:id="1" w:date="2025-08-11T02:46:25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35">
      <w:pPr>
        <w:numPr>
          <w:ilvl w:val="3"/>
          <w:numId w:val="2"/>
        </w:numPr>
        <w:ind w:left="2880" w:hanging="360"/>
        <w:rPr>
          <w:u w:val="none"/>
        </w:rPr>
      </w:pPr>
      <w:r w:rsidDel="00000000" w:rsidR="00000000" w:rsidRPr="00000000">
        <w:rPr>
          <w:rtl w:val="0"/>
        </w:rPr>
        <w:t xml:space="preserve">"Hello &lt;student&gt; - I have reached out to our Admin team on your behalf, please also send any additional information you have to help@joyofcoding.academy to assist them in granting you access asap. Thanks for reaching out!"</w:t>
      </w:r>
    </w:p>
    <w:p w:rsidR="00000000" w:rsidDel="00000000" w:rsidP="00000000" w:rsidRDefault="00000000" w:rsidRPr="00000000" w14:paraId="00000036">
      <w:pPr>
        <w:numPr>
          <w:ilvl w:val="3"/>
          <w:numId w:val="2"/>
        </w:numPr>
        <w:ind w:left="2880" w:hanging="360"/>
        <w:rPr>
          <w:u w:val="none"/>
        </w:rPr>
      </w:pPr>
      <w:r w:rsidDel="00000000" w:rsidR="00000000" w:rsidRPr="00000000">
        <w:rPr>
          <w:rtl w:val="0"/>
        </w:rPr>
        <w:t xml:space="preserve">Assign the help ticket to @</w:t>
      </w:r>
      <w:hyperlink r:id="rId16">
        <w:r w:rsidDel="00000000" w:rsidR="00000000" w:rsidRPr="00000000">
          <w:rPr>
            <w:color w:val="1155cc"/>
            <w:u w:val="single"/>
            <w:rtl w:val="0"/>
          </w:rPr>
          <w:t xml:space="preserve">katrina.elise.wright@gmail.com</w:t>
        </w:r>
      </w:hyperlink>
      <w:r w:rsidDel="00000000" w:rsidR="00000000" w:rsidRPr="00000000">
        <w:rPr>
          <w:rtl w:val="0"/>
        </w:rPr>
        <w:t xml:space="preserve"> (or the current peer mentor coordinator) and comment that there is an escalated access issue, but keep it in the New column until I can address it personally (it will help me find it). </w:t>
      </w:r>
    </w:p>
    <w:p w:rsidR="00000000" w:rsidDel="00000000" w:rsidP="00000000" w:rsidRDefault="00000000" w:rsidRPr="00000000" w14:paraId="00000037">
      <w:pPr>
        <w:numPr>
          <w:ilvl w:val="3"/>
          <w:numId w:val="2"/>
        </w:numPr>
        <w:ind w:left="2880" w:hanging="360"/>
        <w:rPr>
          <w:u w:val="none"/>
        </w:rPr>
      </w:pPr>
      <w:r w:rsidDel="00000000" w:rsidR="00000000" w:rsidRPr="00000000">
        <w:rPr>
          <w:rtl w:val="0"/>
        </w:rPr>
        <w:t xml:space="preserve">Tag the peer mentor coordinator (currently: Euphina (Katrina) in discord ) in the Peer_Mentor_Hub that there is an Admin access ticket that needs to be addressed. </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Follow the link to where their post was given in Discord and verify that they have not edited their question or deleted their question since posting. </w:t>
      </w:r>
    </w:p>
    <w:p w:rsidR="00000000" w:rsidDel="00000000" w:rsidP="00000000" w:rsidRDefault="00000000" w:rsidRPr="00000000" w14:paraId="00000039">
      <w:pPr>
        <w:numPr>
          <w:ilvl w:val="2"/>
          <w:numId w:val="2"/>
        </w:numPr>
        <w:ind w:left="2160" w:hanging="360"/>
        <w:rPr>
          <w:u w:val="none"/>
        </w:rPr>
      </w:pPr>
      <w:r w:rsidDel="00000000" w:rsidR="00000000" w:rsidRPr="00000000">
        <w:rPr>
          <w:rtl w:val="0"/>
        </w:rPr>
        <w:t xml:space="preserve">Sometimes students will edit their question directly and notate that they have already solved their question. </w:t>
      </w:r>
    </w:p>
    <w:p w:rsidR="00000000" w:rsidDel="00000000" w:rsidP="00000000" w:rsidRDefault="00000000" w:rsidRPr="00000000" w14:paraId="0000003A">
      <w:pPr>
        <w:numPr>
          <w:ilvl w:val="3"/>
          <w:numId w:val="2"/>
        </w:numPr>
        <w:ind w:left="2880" w:hanging="360"/>
        <w:rPr>
          <w:u w:val="none"/>
        </w:rPr>
      </w:pPr>
      <w:r w:rsidDel="00000000" w:rsidR="00000000" w:rsidRPr="00000000">
        <w:rPr>
          <w:rtl w:val="0"/>
        </w:rPr>
        <w:t xml:space="preserve">In this case, please congratulate the student on moving forward in discord, assign yourself to the ticket, notate the student’s confirmation, and move the ticket “done” which will close the ticket.</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Take a quick glance to see if another peer or student has already addressed their concern, or if the student provided additional context in the Discord channel.</w:t>
      </w:r>
    </w:p>
    <w:p w:rsidR="00000000" w:rsidDel="00000000" w:rsidP="00000000" w:rsidRDefault="00000000" w:rsidRPr="00000000" w14:paraId="0000003C">
      <w:pPr>
        <w:numPr>
          <w:ilvl w:val="2"/>
          <w:numId w:val="2"/>
        </w:numPr>
        <w:ind w:left="2160" w:hanging="360"/>
        <w:rPr>
          <w:u w:val="none"/>
        </w:rPr>
      </w:pPr>
      <w:r w:rsidDel="00000000" w:rsidR="00000000" w:rsidRPr="00000000">
        <w:rPr>
          <w:rtl w:val="0"/>
        </w:rPr>
        <w:t xml:space="preserve">If the student has already received an answer and confirmed that they have moved forward:</w:t>
      </w:r>
    </w:p>
    <w:p w:rsidR="00000000" w:rsidDel="00000000" w:rsidP="00000000" w:rsidRDefault="00000000" w:rsidRPr="00000000" w14:paraId="0000003D">
      <w:pPr>
        <w:numPr>
          <w:ilvl w:val="3"/>
          <w:numId w:val="2"/>
        </w:numPr>
        <w:ind w:left="2880" w:hanging="360"/>
      </w:pPr>
      <w:r w:rsidDel="00000000" w:rsidR="00000000" w:rsidRPr="00000000">
        <w:rPr>
          <w:rtl w:val="0"/>
        </w:rPr>
        <w:t xml:space="preserve">Congratulate the student on moving forward in discord, assign yourself to the ticket, notate the student’s confirmation, and move the ticket “done” which will close the ticket.</w:t>
      </w:r>
    </w:p>
    <w:p w:rsidR="00000000" w:rsidDel="00000000" w:rsidP="00000000" w:rsidRDefault="00000000" w:rsidRPr="00000000" w14:paraId="0000003E">
      <w:pPr>
        <w:numPr>
          <w:ilvl w:val="2"/>
          <w:numId w:val="2"/>
        </w:numPr>
        <w:ind w:left="2160" w:hanging="360"/>
        <w:rPr>
          <w:u w:val="none"/>
        </w:rPr>
      </w:pPr>
      <w:r w:rsidDel="00000000" w:rsidR="00000000" w:rsidRPr="00000000">
        <w:rPr>
          <w:rtl w:val="0"/>
        </w:rPr>
        <w:t xml:space="preserve">If the student has received an answer but has not acknowledged the answer</w:t>
      </w:r>
    </w:p>
    <w:p w:rsidR="00000000" w:rsidDel="00000000" w:rsidP="00000000" w:rsidRDefault="00000000" w:rsidRPr="00000000" w14:paraId="0000003F">
      <w:pPr>
        <w:numPr>
          <w:ilvl w:val="3"/>
          <w:numId w:val="2"/>
        </w:numPr>
        <w:ind w:left="2880" w:hanging="360"/>
        <w:rPr>
          <w:u w:val="none"/>
        </w:rPr>
      </w:pPr>
      <w:r w:rsidDel="00000000" w:rsidR="00000000" w:rsidRPr="00000000">
        <w:rPr>
          <w:rtl w:val="0"/>
        </w:rPr>
        <w:t xml:space="preserve">Mention the student by their discord name `@&lt;name&gt;`, acknowledge the prior response (if accurate and helpful) by linking to it, provide any additional insight you might have on the question without giving full answers, assign yourself to the ticket, and move the ticket to in-progress. </w:t>
      </w:r>
    </w:p>
    <w:p w:rsidR="00000000" w:rsidDel="00000000" w:rsidP="00000000" w:rsidRDefault="00000000" w:rsidRPr="00000000" w14:paraId="00000040">
      <w:pPr>
        <w:numPr>
          <w:ilvl w:val="3"/>
          <w:numId w:val="2"/>
        </w:numPr>
        <w:ind w:left="2880" w:hanging="360"/>
        <w:rPr>
          <w:u w:val="none"/>
        </w:rPr>
      </w:pPr>
      <w:r w:rsidDel="00000000" w:rsidR="00000000" w:rsidRPr="00000000">
        <w:rPr>
          <w:rtl w:val="0"/>
        </w:rPr>
        <w:t xml:space="preserve">Once the student has thanked you or confirmed that they have moved on, please notate the asana ticket with the student’s confirmation, and move the ticket “done” which will close the ticket.</w:t>
      </w:r>
    </w:p>
    <w:p w:rsidR="00000000" w:rsidDel="00000000" w:rsidP="00000000" w:rsidRDefault="00000000" w:rsidRPr="00000000" w14:paraId="00000041">
      <w:pPr>
        <w:numPr>
          <w:ilvl w:val="3"/>
          <w:numId w:val="2"/>
        </w:numPr>
        <w:ind w:left="2880" w:hanging="360"/>
        <w:rPr>
          <w:u w:val="none"/>
        </w:rPr>
      </w:pPr>
      <w:r w:rsidDel="00000000" w:rsidR="00000000" w:rsidRPr="00000000">
        <w:rPr>
          <w:rtl w:val="0"/>
        </w:rPr>
        <w:t xml:space="preserve">The student may not acknowledge your response during your shift, in which case another peer mentor may close your ticket once that confirmation is received.</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If the ticket is still new, please respond to the question appropriately</w:t>
      </w:r>
    </w:p>
    <w:p w:rsidR="00000000" w:rsidDel="00000000" w:rsidP="00000000" w:rsidRDefault="00000000" w:rsidRPr="00000000" w14:paraId="00000043">
      <w:pPr>
        <w:numPr>
          <w:ilvl w:val="2"/>
          <w:numId w:val="2"/>
        </w:numPr>
        <w:ind w:left="2160" w:hanging="360"/>
      </w:pPr>
      <w:r w:rsidDel="00000000" w:rsidR="00000000" w:rsidRPr="00000000">
        <w:rPr>
          <w:rtl w:val="0"/>
        </w:rPr>
        <w:t xml:space="preserve">Mention the student by their discord name `@&lt;name&gt;`, provide your insight on the question without giving full answers, assign yourself to the ticket, and move the ticket to in-progress.</w:t>
      </w:r>
    </w:p>
    <w:p w:rsidR="00000000" w:rsidDel="00000000" w:rsidP="00000000" w:rsidRDefault="00000000" w:rsidRPr="00000000" w14:paraId="00000044">
      <w:pPr>
        <w:numPr>
          <w:ilvl w:val="2"/>
          <w:numId w:val="2"/>
        </w:numPr>
        <w:ind w:left="2160" w:hanging="360"/>
      </w:pPr>
      <w:r w:rsidDel="00000000" w:rsidR="00000000" w:rsidRPr="00000000">
        <w:rPr>
          <w:rtl w:val="0"/>
        </w:rPr>
        <w:t xml:space="preserve">Once the student has thanked you or confirmed that they have moved on, please notate the asana ticket with the student’s confirmation, and move the ticket “done” which will close the ticket.</w:t>
      </w:r>
    </w:p>
    <w:p w:rsidR="00000000" w:rsidDel="00000000" w:rsidP="00000000" w:rsidRDefault="00000000" w:rsidRPr="00000000" w14:paraId="00000045">
      <w:pPr>
        <w:numPr>
          <w:ilvl w:val="2"/>
          <w:numId w:val="2"/>
        </w:numPr>
        <w:ind w:left="2160" w:hanging="360"/>
      </w:pPr>
      <w:r w:rsidDel="00000000" w:rsidR="00000000" w:rsidRPr="00000000">
        <w:rPr>
          <w:rtl w:val="0"/>
        </w:rPr>
        <w:t xml:space="preserve">The student may not acknowledge your response during your shift, in which case another peer mentor may close your ticket once that confirmation is received.</w:t>
      </w:r>
    </w:p>
    <w:p w:rsidR="00000000" w:rsidDel="00000000" w:rsidP="00000000" w:rsidRDefault="00000000" w:rsidRPr="00000000" w14:paraId="00000046">
      <w:pPr>
        <w:numPr>
          <w:ilvl w:val="2"/>
          <w:numId w:val="2"/>
        </w:numPr>
        <w:ind w:left="2160" w:hanging="360"/>
      </w:pPr>
      <w:r w:rsidDel="00000000" w:rsidR="00000000" w:rsidRPr="00000000">
        <w:rPr>
          <w:rtl w:val="0"/>
        </w:rPr>
        <w:t xml:space="preserve">If their question requires an admin and you do not know the answer, tag the student using their discord name by `@&lt;name&gt;`, thank the student for the information, and let the student know that their request has been heard and escalated to the proper administrator.</w:t>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If all of the tickets have been addressed in the “New Requests” column, please review the tickets in the “in-progress” column</w:t>
      </w:r>
    </w:p>
    <w:p w:rsidR="00000000" w:rsidDel="00000000" w:rsidP="00000000" w:rsidRDefault="00000000" w:rsidRPr="00000000" w14:paraId="00000048">
      <w:pPr>
        <w:numPr>
          <w:ilvl w:val="2"/>
          <w:numId w:val="2"/>
        </w:numPr>
        <w:ind w:left="2160" w:hanging="360"/>
        <w:rPr>
          <w:u w:val="none"/>
        </w:rPr>
      </w:pPr>
      <w:r w:rsidDel="00000000" w:rsidR="00000000" w:rsidRPr="00000000">
        <w:rPr>
          <w:rtl w:val="0"/>
        </w:rPr>
        <w:t xml:space="preserve">Follow the link on the ticket page and look through the discord channel to track the current conversation. This may stretch over several days. You can also utilize the search function to look for the student to see which posts they have recently made. </w:t>
      </w:r>
    </w:p>
    <w:p w:rsidR="00000000" w:rsidDel="00000000" w:rsidP="00000000" w:rsidRDefault="00000000" w:rsidRPr="00000000" w14:paraId="00000049">
      <w:pPr>
        <w:numPr>
          <w:ilvl w:val="2"/>
          <w:numId w:val="2"/>
        </w:numPr>
        <w:ind w:left="2160" w:hanging="360"/>
        <w:rPr>
          <w:u w:val="none"/>
        </w:rPr>
      </w:pPr>
      <w:r w:rsidDel="00000000" w:rsidR="00000000" w:rsidRPr="00000000">
        <w:rPr>
          <w:rtl w:val="0"/>
        </w:rPr>
        <w:t xml:space="preserve">Verify whether the question has been confirmed as resolved by the student. If not, ask the student a clarifying question on their post, direct them to the prior response, and provide any additional insight on the question. Place a link in asana to your response.</w:t>
      </w:r>
    </w:p>
    <w:p w:rsidR="00000000" w:rsidDel="00000000" w:rsidP="00000000" w:rsidRDefault="00000000" w:rsidRPr="00000000" w14:paraId="0000004A">
      <w:pPr>
        <w:numPr>
          <w:ilvl w:val="3"/>
          <w:numId w:val="2"/>
        </w:numPr>
        <w:ind w:left="2880" w:hanging="360"/>
        <w:rPr>
          <w:u w:val="none"/>
        </w:rPr>
      </w:pPr>
      <w:r w:rsidDel="00000000" w:rsidR="00000000" w:rsidRPr="00000000">
        <w:rPr>
          <w:rtl w:val="0"/>
        </w:rPr>
        <w:t xml:space="preserve">You can grab a link to your comment in discord by right-clicking the message and selecting “copy message link”, which will save a link to your clipboard. Please paste that link in the comment section of the ticket that it is connected to.</w:t>
      </w:r>
    </w:p>
    <w:p w:rsidR="00000000" w:rsidDel="00000000" w:rsidP="00000000" w:rsidRDefault="00000000" w:rsidRPr="00000000" w14:paraId="0000004B">
      <w:pPr>
        <w:numPr>
          <w:ilvl w:val="2"/>
          <w:numId w:val="2"/>
        </w:numPr>
        <w:ind w:left="2160" w:hanging="360"/>
        <w:rPr>
          <w:u w:val="none"/>
        </w:rPr>
      </w:pPr>
      <w:r w:rsidDel="00000000" w:rsidR="00000000" w:rsidRPr="00000000">
        <w:rPr>
          <w:rtl w:val="0"/>
        </w:rPr>
        <w:t xml:space="preserve">If the student has confirmed that they have had their question answered, please verify that someone is assigned to the ticket (assign yourself if it is blank) and then move the ticket to the “done” column which will close the ticket. </w:t>
      </w:r>
    </w:p>
    <w:p w:rsidR="00000000" w:rsidDel="00000000" w:rsidP="00000000" w:rsidRDefault="00000000" w:rsidRPr="00000000" w14:paraId="0000004C">
      <w:pPr>
        <w:numPr>
          <w:ilvl w:val="1"/>
          <w:numId w:val="2"/>
        </w:numPr>
        <w:ind w:left="1440" w:hanging="360"/>
        <w:rPr>
          <w:u w:val="none"/>
        </w:rPr>
      </w:pPr>
      <w:r w:rsidDel="00000000" w:rsidR="00000000" w:rsidRPr="00000000">
        <w:rPr>
          <w:rtl w:val="0"/>
        </w:rPr>
        <w:t xml:space="preserve">If the student has not responded in confirmation of the resolution of their request after 8 days, please take the following steps:</w:t>
      </w:r>
    </w:p>
    <w:p w:rsidR="00000000" w:rsidDel="00000000" w:rsidP="00000000" w:rsidRDefault="00000000" w:rsidRPr="00000000" w14:paraId="0000004D">
      <w:pPr>
        <w:numPr>
          <w:ilvl w:val="2"/>
          <w:numId w:val="2"/>
        </w:numPr>
        <w:ind w:left="2160" w:hanging="360"/>
        <w:rPr>
          <w:u w:val="none"/>
        </w:rPr>
      </w:pPr>
      <w:r w:rsidDel="00000000" w:rsidR="00000000" w:rsidRPr="00000000">
        <w:rPr>
          <w:rtl w:val="0"/>
        </w:rPr>
        <w:t xml:space="preserve">Tag the student in your Discord message so that they get notified</w:t>
      </w:r>
    </w:p>
    <w:p w:rsidR="00000000" w:rsidDel="00000000" w:rsidP="00000000" w:rsidRDefault="00000000" w:rsidRPr="00000000" w14:paraId="0000004E">
      <w:pPr>
        <w:numPr>
          <w:ilvl w:val="2"/>
          <w:numId w:val="2"/>
        </w:numPr>
        <w:ind w:left="2160" w:hanging="360"/>
        <w:rPr>
          <w:u w:val="none"/>
        </w:rPr>
      </w:pPr>
      <w:r w:rsidDel="00000000" w:rsidR="00000000" w:rsidRPr="00000000">
        <w:rPr>
          <w:rtl w:val="0"/>
        </w:rPr>
        <w:t xml:space="preserve">Reply to the best answer provided to the student from a prior peer mentor, or in some way provide a link to the question (right click the message and select “reply” or “copy link”)</w:t>
      </w:r>
    </w:p>
    <w:p w:rsidR="00000000" w:rsidDel="00000000" w:rsidP="00000000" w:rsidRDefault="00000000" w:rsidRPr="00000000" w14:paraId="0000004F">
      <w:pPr>
        <w:numPr>
          <w:ilvl w:val="2"/>
          <w:numId w:val="2"/>
        </w:numPr>
        <w:ind w:left="2160" w:hanging="360"/>
        <w:rPr>
          <w:u w:val="none"/>
        </w:rPr>
      </w:pPr>
      <w:r w:rsidDel="00000000" w:rsidR="00000000" w:rsidRPr="00000000">
        <w:rPr>
          <w:rtl w:val="0"/>
        </w:rPr>
        <w:t xml:space="preserve">Ask the student if they had a chance to try &lt;insert peer mentors name&gt;’s suggestion at the prior response linked. </w:t>
      </w:r>
    </w:p>
    <w:p w:rsidR="00000000" w:rsidDel="00000000" w:rsidP="00000000" w:rsidRDefault="00000000" w:rsidRPr="00000000" w14:paraId="00000050">
      <w:pPr>
        <w:numPr>
          <w:ilvl w:val="2"/>
          <w:numId w:val="2"/>
        </w:numPr>
        <w:ind w:left="2160" w:hanging="360"/>
        <w:rPr>
          <w:u w:val="none"/>
        </w:rPr>
      </w:pPr>
      <w:r w:rsidDel="00000000" w:rsidR="00000000" w:rsidRPr="00000000">
        <w:rPr>
          <w:rtl w:val="0"/>
        </w:rPr>
        <w:t xml:space="preserve">Request that if the student is still stuck to please make another `@help` request with additional context of what they have tried to resolve the matter. </w:t>
      </w:r>
    </w:p>
    <w:p w:rsidR="00000000" w:rsidDel="00000000" w:rsidP="00000000" w:rsidRDefault="00000000" w:rsidRPr="00000000" w14:paraId="00000051">
      <w:pPr>
        <w:numPr>
          <w:ilvl w:val="2"/>
          <w:numId w:val="2"/>
        </w:numPr>
        <w:ind w:left="2160" w:hanging="360"/>
        <w:rPr>
          <w:u w:val="none"/>
        </w:rPr>
      </w:pPr>
      <w:r w:rsidDel="00000000" w:rsidR="00000000" w:rsidRPr="00000000">
        <w:rPr>
          <w:rtl w:val="0"/>
        </w:rPr>
        <w:t xml:space="preserve">Then close out the Asana ticket with a link to your reply in Discord</w:t>
      </w:r>
    </w:p>
    <w:p w:rsidR="00000000" w:rsidDel="00000000" w:rsidP="00000000" w:rsidRDefault="00000000" w:rsidRPr="00000000" w14:paraId="00000052">
      <w:pPr>
        <w:numPr>
          <w:ilvl w:val="1"/>
          <w:numId w:val="2"/>
        </w:numPr>
        <w:ind w:left="1440" w:hanging="360"/>
        <w:rPr>
          <w:u w:val="none"/>
        </w:rPr>
      </w:pPr>
      <w:r w:rsidDel="00000000" w:rsidR="00000000" w:rsidRPr="00000000">
        <w:rPr>
          <w:rtl w:val="0"/>
        </w:rPr>
        <w:t xml:space="preserve">Once finished, tag the peer mentor coordinator in the #peer-mentor-hub and let us know if there are any questions needing to be addressed by an admin, senior leadership, or additional expertise.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tic504otzb79" w:id="5"/>
      <w:bookmarkEnd w:id="5"/>
      <w:r w:rsidDel="00000000" w:rsidR="00000000" w:rsidRPr="00000000">
        <w:rPr>
          <w:rtl w:val="0"/>
        </w:rPr>
        <w:t xml:space="preserve">Give feedback on shared student code from course activities: </w:t>
      </w:r>
    </w:p>
    <w:p w:rsidR="00000000" w:rsidDel="00000000" w:rsidP="00000000" w:rsidRDefault="00000000" w:rsidRPr="00000000" w14:paraId="00000055">
      <w:pPr>
        <w:rPr/>
      </w:pPr>
      <w:r w:rsidDel="00000000" w:rsidR="00000000" w:rsidRPr="00000000">
        <w:rPr>
          <w:rtl w:val="0"/>
        </w:rPr>
        <w:tab/>
        <w:t xml:space="preserve">There are some activities throughout the course where students are encouraged to share screenshots of their work. Sometimes they may tag help when they share, other times they may not. Keep an eye out for these shared snippets, as we can influence the students' motivation by how we respond (or not respond) to their shares. As our eyes in the discord channel, and to practice reading code and providing feedback, please comment on these shares as you see them. Here is a list of the activities we expect to have shared on Discord, the result we are looking for, and some suggested responses to them. </w:t>
      </w:r>
    </w:p>
    <w:p w:rsidR="00000000" w:rsidDel="00000000" w:rsidP="00000000" w:rsidRDefault="00000000" w:rsidRPr="00000000" w14:paraId="00000056">
      <w:pPr>
        <w:pStyle w:val="Heading4"/>
        <w:numPr>
          <w:ilvl w:val="0"/>
          <w:numId w:val="4"/>
        </w:numPr>
        <w:spacing w:after="0" w:afterAutospacing="0"/>
        <w:ind w:left="720" w:hanging="360"/>
        <w:rPr/>
      </w:pPr>
      <w:bookmarkStart w:colFirst="0" w:colLast="0" w:name="_vi4qvo8ij9z4" w:id="6"/>
      <w:bookmarkEnd w:id="6"/>
      <w:r w:rsidDel="00000000" w:rsidR="00000000" w:rsidRPr="00000000">
        <w:rPr>
          <w:rtl w:val="0"/>
        </w:rPr>
        <w:t xml:space="preserve">First Triangle:</w:t>
      </w:r>
    </w:p>
    <w:p w:rsidR="00000000" w:rsidDel="00000000" w:rsidP="00000000" w:rsidRDefault="00000000" w:rsidRPr="00000000" w14:paraId="00000057">
      <w:pPr>
        <w:numPr>
          <w:ilvl w:val="1"/>
          <w:numId w:val="4"/>
        </w:numPr>
        <w:ind w:left="1440" w:hanging="360"/>
        <w:rPr>
          <w:u w:val="none"/>
        </w:rPr>
      </w:pPr>
      <w:r w:rsidDel="00000000" w:rsidR="00000000" w:rsidRPr="00000000">
        <w:rPr>
          <w:rtl w:val="0"/>
        </w:rPr>
        <w:t xml:space="preserve">7 basics Week 1, Day 2, first triangle: </w:t>
      </w:r>
    </w:p>
    <w:p w:rsidR="00000000" w:rsidDel="00000000" w:rsidP="00000000" w:rsidRDefault="00000000" w:rsidRPr="00000000" w14:paraId="00000058">
      <w:pPr>
        <w:numPr>
          <w:ilvl w:val="1"/>
          <w:numId w:val="4"/>
        </w:numPr>
        <w:ind w:left="1440" w:hanging="360"/>
        <w:rPr>
          <w:u w:val="none"/>
        </w:rPr>
      </w:pPr>
      <w:r w:rsidDel="00000000" w:rsidR="00000000" w:rsidRPr="00000000">
        <w:rPr>
          <w:rtl w:val="0"/>
        </w:rPr>
        <w:t xml:space="preserve">The lesson asks them to share their first triangle drawn in Turtle. </w:t>
      </w:r>
    </w:p>
    <w:p w:rsidR="00000000" w:rsidDel="00000000" w:rsidP="00000000" w:rsidRDefault="00000000" w:rsidRPr="00000000" w14:paraId="00000059">
      <w:pPr>
        <w:numPr>
          <w:ilvl w:val="1"/>
          <w:numId w:val="4"/>
        </w:numPr>
        <w:ind w:left="1440" w:hanging="360"/>
        <w:rPr>
          <w:u w:val="none"/>
        </w:rPr>
      </w:pPr>
      <w:r w:rsidDel="00000000" w:rsidR="00000000" w:rsidRPr="00000000">
        <w:rPr>
          <w:rtl w:val="0"/>
        </w:rPr>
        <w:t xml:space="preserve">This one is characterized by: </w:t>
      </w:r>
    </w:p>
    <w:p w:rsidR="00000000" w:rsidDel="00000000" w:rsidP="00000000" w:rsidRDefault="00000000" w:rsidRPr="00000000" w14:paraId="0000005A">
      <w:pPr>
        <w:numPr>
          <w:ilvl w:val="2"/>
          <w:numId w:val="4"/>
        </w:numPr>
        <w:ind w:left="2160" w:hanging="360"/>
        <w:rPr>
          <w:u w:val="none"/>
        </w:rPr>
      </w:pPr>
      <w:r w:rsidDel="00000000" w:rsidR="00000000" w:rsidRPr="00000000">
        <w:rPr>
          <w:rtl w:val="0"/>
        </w:rPr>
        <w:t xml:space="preserve">1) not having a function, 2) may be any color, 3) may face up or down, 4) may use a `size` variable or may have numbers in each call instead, 5) may be hardcoded without loops</w:t>
      </w:r>
    </w:p>
    <w:p w:rsidR="00000000" w:rsidDel="00000000" w:rsidP="00000000" w:rsidRDefault="00000000" w:rsidRPr="00000000" w14:paraId="0000005B">
      <w:pPr>
        <w:ind w:left="1440" w:firstLine="0"/>
        <w:rPr/>
      </w:pPr>
      <w:r w:rsidDel="00000000" w:rsidR="00000000" w:rsidRPr="00000000">
        <w:rPr>
          <w:rtl w:val="0"/>
        </w:rPr>
        <w:t xml:space="preserve">See Activity details here:</w:t>
      </w:r>
    </w:p>
    <w:p w:rsidR="00000000" w:rsidDel="00000000" w:rsidP="00000000" w:rsidRDefault="00000000" w:rsidRPr="00000000" w14:paraId="0000005C">
      <w:pPr>
        <w:ind w:left="1440" w:firstLine="0"/>
        <w:rPr/>
      </w:pPr>
      <w:r w:rsidDel="00000000" w:rsidR="00000000" w:rsidRPr="00000000">
        <w:rPr/>
        <w:drawing>
          <wp:inline distB="114300" distT="114300" distL="114300" distR="114300">
            <wp:extent cx="4224857" cy="3881438"/>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224857"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5"/>
        <w:numPr>
          <w:ilvl w:val="1"/>
          <w:numId w:val="4"/>
        </w:numPr>
        <w:ind w:left="1440" w:hanging="360"/>
        <w:rPr/>
      </w:pPr>
      <w:bookmarkStart w:colFirst="0" w:colLast="0" w:name="_ynlzx6fq48h7" w:id="7"/>
      <w:bookmarkEnd w:id="7"/>
      <w:r w:rsidDel="00000000" w:rsidR="00000000" w:rsidRPr="00000000">
        <w:rPr>
          <w:rtl w:val="0"/>
        </w:rPr>
        <w:t xml:space="preserve">Recommended comments, First Triangle:</w:t>
      </w:r>
    </w:p>
    <w:p w:rsidR="00000000" w:rsidDel="00000000" w:rsidP="00000000" w:rsidRDefault="00000000" w:rsidRPr="00000000" w14:paraId="0000005E">
      <w:pPr>
        <w:ind w:left="0" w:firstLine="0"/>
        <w:rPr/>
      </w:pPr>
      <w:r w:rsidDel="00000000" w:rsidR="00000000" w:rsidRPr="00000000">
        <w:rPr>
          <w:rtl w:val="0"/>
        </w:rPr>
        <w:t xml:space="preserve">NOTE: Welcome them to the program! This is one of the first times that they are sharing their work, and it may seem super easy - but receiving feedback that they are on the right track at this point and to connect with the community in a positive manner can drastically improve student motivation - and encourage them to be confident enough to continue to share more as they progress.  </w:t>
      </w:r>
    </w:p>
    <w:p w:rsidR="00000000" w:rsidDel="00000000" w:rsidP="00000000" w:rsidRDefault="00000000" w:rsidRPr="00000000" w14:paraId="0000005F">
      <w:pPr>
        <w:numPr>
          <w:ilvl w:val="2"/>
          <w:numId w:val="4"/>
        </w:numPr>
        <w:ind w:left="2160" w:hanging="360"/>
        <w:rPr>
          <w:u w:val="none"/>
        </w:rPr>
      </w:pPr>
      <w:r w:rsidDel="00000000" w:rsidR="00000000" w:rsidRPr="00000000">
        <w:rPr>
          <w:rtl w:val="0"/>
        </w:rPr>
        <w:t xml:space="preserve">“Great job! Welcome to the 7 basics, &lt;student_discord_name&gt;!”</w:t>
      </w:r>
    </w:p>
    <w:p w:rsidR="00000000" w:rsidDel="00000000" w:rsidP="00000000" w:rsidRDefault="00000000" w:rsidRPr="00000000" w14:paraId="00000060">
      <w:pPr>
        <w:numPr>
          <w:ilvl w:val="2"/>
          <w:numId w:val="4"/>
        </w:numPr>
        <w:ind w:left="2160" w:hanging="360"/>
        <w:rPr>
          <w:u w:val="none"/>
        </w:rPr>
      </w:pPr>
      <w:r w:rsidDel="00000000" w:rsidR="00000000" w:rsidRPr="00000000">
        <w:rPr>
          <w:rtl w:val="0"/>
        </w:rPr>
        <w:t xml:space="preserve">“Awesome work having it point up - Welcome to the community!” </w:t>
      </w:r>
    </w:p>
    <w:p w:rsidR="00000000" w:rsidDel="00000000" w:rsidP="00000000" w:rsidRDefault="00000000" w:rsidRPr="00000000" w14:paraId="00000061">
      <w:pPr>
        <w:numPr>
          <w:ilvl w:val="2"/>
          <w:numId w:val="4"/>
        </w:numPr>
        <w:spacing w:after="0" w:afterAutospacing="0"/>
        <w:ind w:left="2160" w:hanging="360"/>
        <w:rPr>
          <w:u w:val="none"/>
        </w:rPr>
      </w:pPr>
      <w:r w:rsidDel="00000000" w:rsidR="00000000" w:rsidRPr="00000000">
        <w:rPr>
          <w:rtl w:val="0"/>
        </w:rPr>
        <w:t xml:space="preserve">“Nicely done! Have you considered making it &lt;other color&gt; instead? You can see some alternative colors here: </w:t>
      </w:r>
      <w:hyperlink r:id="rId18">
        <w:r w:rsidDel="00000000" w:rsidR="00000000" w:rsidRPr="00000000">
          <w:rPr>
            <w:color w:val="1155cc"/>
            <w:u w:val="single"/>
            <w:rtl w:val="0"/>
          </w:rPr>
          <w:t xml:space="preserve">https://www.wikipython.com/wp-content/uploads/ColorChart.jpg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pStyle w:val="Heading4"/>
        <w:numPr>
          <w:ilvl w:val="0"/>
          <w:numId w:val="4"/>
        </w:numPr>
        <w:spacing w:after="0" w:afterAutospacing="0" w:before="0" w:beforeAutospacing="0"/>
        <w:ind w:left="720" w:hanging="360"/>
        <w:rPr/>
      </w:pPr>
      <w:bookmarkStart w:colFirst="0" w:colLast="0" w:name="_tmxbqm80tjfi" w:id="8"/>
      <w:bookmarkEnd w:id="8"/>
      <w:r w:rsidDel="00000000" w:rsidR="00000000" w:rsidRPr="00000000">
        <w:rPr>
          <w:rtl w:val="0"/>
        </w:rPr>
        <w:t xml:space="preserve">Iterations up to polygon</w:t>
      </w:r>
    </w:p>
    <w:p w:rsidR="00000000" w:rsidDel="00000000" w:rsidP="00000000" w:rsidRDefault="00000000" w:rsidRPr="00000000" w14:paraId="00000063">
      <w:pPr>
        <w:numPr>
          <w:ilvl w:val="1"/>
          <w:numId w:val="4"/>
        </w:numPr>
        <w:ind w:left="1440" w:hanging="360"/>
        <w:rPr>
          <w:u w:val="none"/>
        </w:rPr>
      </w:pPr>
      <w:r w:rsidDel="00000000" w:rsidR="00000000" w:rsidRPr="00000000">
        <w:rPr>
          <w:rtl w:val="0"/>
        </w:rPr>
        <w:t xml:space="preserve">Dr. Emily verbally recommends sharing their progress multiple times through the triangle’s journey from the first triangle to the last set of multiple triangles. </w:t>
      </w:r>
    </w:p>
    <w:p w:rsidR="00000000" w:rsidDel="00000000" w:rsidP="00000000" w:rsidRDefault="00000000" w:rsidRPr="00000000" w14:paraId="00000064">
      <w:pPr>
        <w:numPr>
          <w:ilvl w:val="1"/>
          <w:numId w:val="4"/>
        </w:numPr>
        <w:ind w:left="1440" w:hanging="360"/>
        <w:rPr>
          <w:u w:val="none"/>
        </w:rPr>
      </w:pPr>
      <w:r w:rsidDel="00000000" w:rsidR="00000000" w:rsidRPr="00000000">
        <w:rPr>
          <w:rtl w:val="0"/>
        </w:rPr>
        <w:t xml:space="preserve">Function information, day 4:</w:t>
      </w:r>
    </w:p>
    <w:p w:rsidR="00000000" w:rsidDel="00000000" w:rsidP="00000000" w:rsidRDefault="00000000" w:rsidRPr="00000000" w14:paraId="00000065">
      <w:pPr>
        <w:numPr>
          <w:ilvl w:val="1"/>
          <w:numId w:val="4"/>
        </w:numPr>
        <w:ind w:left="1440" w:hanging="360"/>
        <w:rPr>
          <w:u w:val="none"/>
        </w:rPr>
      </w:pPr>
      <w:hyperlink r:id="rId19">
        <w:r w:rsidDel="00000000" w:rsidR="00000000" w:rsidRPr="00000000">
          <w:rPr>
            <w:color w:val="1155cc"/>
            <w:u w:val="single"/>
            <w:rtl w:val="0"/>
          </w:rPr>
          <w:t xml:space="preserve">https://cdn.apisystem.tech/memberships%2FlYJ7CTj5cqXQM8Yx83py%2Fpost-materials%2Ffc5493ac-de69-4a9e-8ccd-047eedc01064%2F04.functions.pdf?alt=media&amp;token=218066c0-1c37-476f-a864-96a59b720eb7</w:t>
        </w:r>
      </w:hyperlink>
      <w:r w:rsidDel="00000000" w:rsidR="00000000" w:rsidRPr="00000000">
        <w:rPr>
          <w:rtl w:val="0"/>
        </w:rPr>
      </w:r>
    </w:p>
    <w:p w:rsidR="00000000" w:rsidDel="00000000" w:rsidP="00000000" w:rsidRDefault="00000000" w:rsidRPr="00000000" w14:paraId="00000066">
      <w:pPr>
        <w:numPr>
          <w:ilvl w:val="1"/>
          <w:numId w:val="4"/>
        </w:numPr>
        <w:ind w:left="1440" w:hanging="360"/>
        <w:rPr>
          <w:u w:val="none"/>
        </w:rPr>
      </w:pPr>
      <w:r w:rsidDel="00000000" w:rsidR="00000000" w:rsidRPr="00000000">
        <w:rPr>
          <w:rtl w:val="0"/>
        </w:rPr>
        <w:t xml:space="preserve">Steps: 0) change the triangle from facing down to facing up 1) add a loop, 2) add a variable for the size, 3) add a function definition, 4) add more than one call but shows overlapping triangles, 5) multiple triangles in a line of different sizes with only ONE function but more than one function call, 6) adding a square function, 7) calling a square function with dynamic sizing like the triangle, 8) drawing both triangles and squares with dynamic sizing, 9) drawing triangles, squares, and  other polygons using ONE function with multiple function calls, 10) Drawing any spiral or group of polygons, 11) drawing something else creative that use these same principles </w:t>
      </w:r>
    </w:p>
    <w:p w:rsidR="00000000" w:rsidDel="00000000" w:rsidP="00000000" w:rsidRDefault="00000000" w:rsidRPr="00000000" w14:paraId="00000067">
      <w:pPr>
        <w:numPr>
          <w:ilvl w:val="1"/>
          <w:numId w:val="4"/>
        </w:numPr>
        <w:ind w:left="1440" w:hanging="360"/>
        <w:rPr>
          <w:u w:val="none"/>
        </w:rPr>
      </w:pPr>
      <w:r w:rsidDel="00000000" w:rsidR="00000000" w:rsidRPr="00000000">
        <w:rPr>
          <w:rtl w:val="0"/>
        </w:rPr>
        <w:t xml:space="preserve">If any of these steps are shared, please celebrate with them where they are at and acknowledge any of the prior steps that they are accurately showcasing. DO NOT talk about things to come, unless they specifically ask or you are encouraging them to press forward because you are excited to see how they implement the next change. </w:t>
      </w:r>
    </w:p>
    <w:p w:rsidR="00000000" w:rsidDel="00000000" w:rsidP="00000000" w:rsidRDefault="00000000" w:rsidRPr="00000000" w14:paraId="00000068">
      <w:pPr>
        <w:numPr>
          <w:ilvl w:val="1"/>
          <w:numId w:val="4"/>
        </w:numPr>
        <w:ind w:left="1440" w:hanging="360"/>
        <w:rPr>
          <w:u w:val="none"/>
        </w:rPr>
      </w:pPr>
      <w:r w:rsidDel="00000000" w:rsidR="00000000" w:rsidRPr="00000000">
        <w:rPr>
          <w:rtl w:val="0"/>
        </w:rPr>
        <w:t xml:space="preserve">IF THEY PRINT AN ERROR MESSAGE for less than 3 sides in the polygon function, ACKNOWLEDGE the extra challenge that they took on! This is an optional piece that Dr. Emily does not show, but asks the student to try as a challenge. </w:t>
      </w:r>
    </w:p>
    <w:p w:rsidR="00000000" w:rsidDel="00000000" w:rsidP="00000000" w:rsidRDefault="00000000" w:rsidRPr="00000000" w14:paraId="00000069">
      <w:pPr>
        <w:numPr>
          <w:ilvl w:val="1"/>
          <w:numId w:val="4"/>
        </w:numPr>
        <w:ind w:left="1440" w:hanging="360"/>
        <w:rPr>
          <w:u w:val="none"/>
        </w:rPr>
      </w:pPr>
      <w:r w:rsidDel="00000000" w:rsidR="00000000" w:rsidRPr="00000000">
        <w:rPr>
          <w:rtl w:val="0"/>
        </w:rPr>
        <w:t xml:space="preserve">Polygon instruction day 5:  </w:t>
      </w:r>
      <w:hyperlink r:id="rId20">
        <w:r w:rsidDel="00000000" w:rsidR="00000000" w:rsidRPr="00000000">
          <w:rPr>
            <w:color w:val="1155cc"/>
            <w:u w:val="single"/>
            <w:rtl w:val="0"/>
          </w:rPr>
          <w:t xml:space="preserve">https://cdn.apisystem.tech/memberships%2FlYJ7CTj5cqXQM8Yx83py%2Fpost-materials%2F51c68df2-79be-4081-af7a-588ca25c0886%2F05.TurtleParty.pdf-8?alt=media&amp;token=04c723ad-64c1-4b43-b16a-c7eb7e1fdd6b</w:t>
        </w:r>
      </w:hyperlink>
      <w:r w:rsidDel="00000000" w:rsidR="00000000" w:rsidRPr="00000000">
        <w:rPr>
          <w:rtl w:val="0"/>
        </w:rPr>
      </w:r>
    </w:p>
    <w:p w:rsidR="00000000" w:rsidDel="00000000" w:rsidP="00000000" w:rsidRDefault="00000000" w:rsidRPr="00000000" w14:paraId="0000006A">
      <w:pPr>
        <w:numPr>
          <w:ilvl w:val="1"/>
          <w:numId w:val="4"/>
        </w:numPr>
        <w:ind w:left="1440" w:hanging="360"/>
        <w:rPr>
          <w:u w:val="none"/>
        </w:rPr>
      </w:pPr>
      <w:r w:rsidDel="00000000" w:rsidR="00000000" w:rsidRPr="00000000">
        <w:rPr>
          <w:rtl w:val="0"/>
        </w:rPr>
        <w:t xml:space="preserve">Some students may have done these activities before they even joined the Academy, so these are not required, but we would still love to celebrate their progress with them if they are willing to share. </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Next activity</w:t>
      </w:r>
    </w:p>
    <w:p w:rsidR="00000000" w:rsidDel="00000000" w:rsidP="00000000" w:rsidRDefault="00000000" w:rsidRPr="00000000" w14:paraId="0000006C">
      <w:pPr>
        <w:numPr>
          <w:ilvl w:val="1"/>
          <w:numId w:val="4"/>
        </w:numPr>
        <w:ind w:left="1440" w:hanging="360"/>
        <w:rPr>
          <w:u w:val="none"/>
        </w:rPr>
      </w:pPr>
      <w:r w:rsidDel="00000000" w:rsidR="00000000" w:rsidRPr="00000000">
        <w:rPr>
          <w:rtl w:val="0"/>
        </w:rPr>
        <w:t xml:space="preserve">Next details</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Next next activity</w:t>
      </w:r>
    </w:p>
    <w:p w:rsidR="00000000" w:rsidDel="00000000" w:rsidP="00000000" w:rsidRDefault="00000000" w:rsidRPr="00000000" w14:paraId="0000006F">
      <w:pPr>
        <w:numPr>
          <w:ilvl w:val="1"/>
          <w:numId w:val="4"/>
        </w:numPr>
        <w:ind w:left="1440" w:hanging="360"/>
        <w:rPr>
          <w:u w:val="none"/>
        </w:rPr>
      </w:pPr>
      <w:r w:rsidDel="00000000" w:rsidR="00000000" w:rsidRPr="00000000">
        <w:rPr>
          <w:rtl w:val="0"/>
        </w:rPr>
        <w:t xml:space="preserve">Next details</w:t>
      </w:r>
    </w:p>
    <w:p w:rsidR="00000000" w:rsidDel="00000000" w:rsidP="00000000" w:rsidRDefault="00000000" w:rsidRPr="00000000" w14:paraId="00000070">
      <w:pPr>
        <w:numPr>
          <w:ilvl w:val="1"/>
          <w:numId w:val="4"/>
        </w:numPr>
        <w:ind w:left="1440" w:hanging="360"/>
        <w:rPr>
          <w:u w:val="none"/>
        </w:rPr>
      </w:pPr>
      <w:r w:rsidDel="00000000" w:rsidR="00000000" w:rsidRPr="00000000">
        <w:rPr>
          <w:rtl w:val="0"/>
        </w:rPr>
        <w:br w:type="textWrapping"/>
      </w:r>
    </w:p>
    <w:p w:rsidR="00000000" w:rsidDel="00000000" w:rsidP="00000000" w:rsidRDefault="00000000" w:rsidRPr="00000000" w14:paraId="00000071">
      <w:pPr>
        <w:ind w:left="2160" w:firstLine="0"/>
        <w:rPr/>
      </w:pPr>
      <w:r w:rsidDel="00000000" w:rsidR="00000000" w:rsidRPr="00000000">
        <w:rPr>
          <w:rtl w:val="0"/>
        </w:rPr>
      </w:r>
    </w:p>
    <w:p w:rsidR="00000000" w:rsidDel="00000000" w:rsidP="00000000" w:rsidRDefault="00000000" w:rsidRPr="00000000" w14:paraId="00000072">
      <w:pPr>
        <w:pStyle w:val="Heading2"/>
        <w:rPr/>
      </w:pPr>
      <w:bookmarkStart w:colFirst="0" w:colLast="0" w:name="_8307sirjgg9q" w:id="9"/>
      <w:bookmarkEnd w:id="9"/>
      <w:r w:rsidDel="00000000" w:rsidR="00000000" w:rsidRPr="00000000">
        <w:rPr>
          <w:rtl w:val="0"/>
        </w:rPr>
        <w:t xml:space="preserve">Permissions required from an admin:</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Access to the Techjoy Career Academy Discord server and title of Peer Mentor (Discord name)</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Access to the Peer-Mentor-Hub in the Joy of Coding Academy Discord server and title of Peer Mentor. (Discord name)</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Access to the @help asana board (</w:t>
      </w:r>
      <w:hyperlink r:id="rId21">
        <w:r w:rsidDel="00000000" w:rsidR="00000000" w:rsidRPr="00000000">
          <w:rPr>
            <w:color w:val="1155cc"/>
            <w:u w:val="single"/>
            <w:rtl w:val="0"/>
          </w:rPr>
          <w:t xml:space="preserve">https://app.asana.com/1/1205445731086278/project/1206601659692567/board/1206601969654100</w:t>
        </w:r>
      </w:hyperlink>
      <w:r w:rsidDel="00000000" w:rsidR="00000000" w:rsidRPr="00000000">
        <w:rPr>
          <w:rtl w:val="0"/>
        </w:rPr>
        <w:t xml:space="preserve">) as an outside contributor to process help tickets (email)</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Access to the Peer Mentor Google Calendar: </w:t>
      </w:r>
      <w:hyperlink r:id="rId22">
        <w:r w:rsidDel="00000000" w:rsidR="00000000" w:rsidRPr="00000000">
          <w:rPr>
            <w:color w:val="1155cc"/>
            <w:u w:val="single"/>
            <w:rtl w:val="0"/>
          </w:rPr>
          <w:t xml:space="preserve">Peer Mentor Calendar Invite</w:t>
        </w:r>
      </w:hyperlink>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Access to the currently active “7 Basics” and “Advanced Problem Solving” courses on the joy of coding membership site (membership access)</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Receive this Peer Mentor SOP to review</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Receive the guide to answering questions with </w:t>
      </w:r>
      <w:ins w:author="Lisa Dean" w:id="2" w:date="2025-10-06T03:57:23Z">
        <w:r w:rsidDel="00000000" w:rsidR="00000000" w:rsidRPr="00000000">
          <w:rPr>
            <w:rtl w:val="0"/>
            <w:rPrChange w:author="Lisa Dean" w:id="3" w:date="2025-10-06T03:57:23Z">
              <w:rPr/>
            </w:rPrChange>
          </w:rPr>
          <w:t xml:space="preserve">the </w:t>
        </w:r>
      </w:ins>
      <w:r w:rsidDel="00000000" w:rsidR="00000000" w:rsidRPr="00000000">
        <w:rPr>
          <w:rtl w:val="0"/>
        </w:rPr>
        <w:t xml:space="preserve">questions document: </w:t>
      </w:r>
      <w:hyperlink r:id="rId23">
        <w:r w:rsidDel="00000000" w:rsidR="00000000" w:rsidRPr="00000000">
          <w:rPr>
            <w:color w:val="0000ee"/>
            <w:u w:val="single"/>
            <w:rtl w:val="0"/>
          </w:rPr>
          <w:t xml:space="preserve">Guide to answering questions (with questions)</w:t>
        </w:r>
      </w:hyperlink>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Receive the 4 pillars of problem solving by Dr. Emily to review: </w:t>
      </w:r>
      <w:hyperlink r:id="rId24">
        <w:r w:rsidDel="00000000" w:rsidR="00000000" w:rsidRPr="00000000">
          <w:rPr>
            <w:color w:val="0000ee"/>
            <w:u w:val="single"/>
            <w:rtl w:val="0"/>
          </w:rPr>
          <w:t xml:space="preserve">The Process of Problem Solving - The 4 Pillars</w:t>
        </w:r>
      </w:hyperlink>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Optional: Access to the Joy of Coding github classroom account to be able to provide feedback to projects 1 - 5. (github username) and the Reviews SOP: </w:t>
      </w:r>
      <w:hyperlink r:id="rId25">
        <w:r w:rsidDel="00000000" w:rsidR="00000000" w:rsidRPr="00000000">
          <w:rPr>
            <w:color w:val="0000ee"/>
            <w:u w:val="single"/>
            <w:rtl w:val="0"/>
          </w:rPr>
          <w:t xml:space="preserve">Reviews SOP</w:t>
        </w:r>
      </w:hyperlink>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Optional: Access to the Advanced Problem Solving Trello Board as a guest (atlassian username or email) </w:t>
        <w:br w:type="textWrapping"/>
      </w:r>
      <w:r w:rsidDel="00000000" w:rsidR="00000000" w:rsidRPr="00000000">
        <w:rPr>
          <w:rtl w:val="0"/>
        </w:rPr>
      </w:r>
    </w:p>
    <w:sectPr>
      <w:headerReference r:id="rId26" w:type="default"/>
      <w:footerReference r:id="rId27" w:type="default"/>
      <w:pgSz w:h="15840" w:w="12240" w:orient="portrait"/>
      <w:pgMar w:bottom="1440" w:top="1440" w:left="1080" w:right="1440" w:header="720" w:footer="720"/>
      <w:pgNumType w:start="1"/>
      <w:sectPrChange w:author="Turtle Wolfe" w:id="0" w:date="2025-12-01T22:48:27Z">
        <w:sectPr w:rsidR="000000" w:rsidDel="000000" w:rsidRPr="000000" w:rsidSect="000000">
          <w:pgMar w:bottom="1440" w:top="1440" w:left="108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ins w:author="Turtle Wolfe" w:id="4" w:date="2025-12-01T22:48:27Z"/>
        <w:rPrChange w:author="Turtle Wolfe" w:id="0" w:date="2025-12-01T22:48:27Z">
          <w:rPr/>
        </w:rPrChange>
      </w:rPr>
    </w:pPr>
    <w:ins w:author="Turtle Wolfe" w:id="4" w:date="2025-12-01T22:48:27Z">
      <w:r w:rsidDel="00000000" w:rsidR="00000000" w:rsidRPr="00000000">
        <w:rPr>
          <w:rtl w:val="0"/>
        </w:rPr>
      </w:r>
    </w:i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ins w:author="Turtle Wolfe" w:id="4" w:date="2025-12-01T22:48:27Z"/>
        <w:rPrChange w:author="Turtle Wolfe" w:id="0" w:date="2025-12-01T22:48:27Z">
          <w:rPr/>
        </w:rPrChange>
      </w:rPr>
    </w:pPr>
    <w:ins w:author="Turtle Wolfe" w:id="4" w:date="2025-12-01T22:48:27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dn.apisystem.tech/memberships%2FlYJ7CTj5cqXQM8Yx83py%2Fpost-materials%2F51c68df2-79be-4081-af7a-588ca25c0886%2F05.TurtleParty.pdf-8?alt=media&amp;token=04c723ad-64c1-4b43-b16a-c7eb7e1fdd6b" TargetMode="External"/><Relationship Id="rId22" Type="http://schemas.openxmlformats.org/officeDocument/2006/relationships/hyperlink" Target="https://calendar.google.com/calendar/u/1?cid=Y18xMGY4YzBmYzgwZWE3MmE3NzhjZWEwYWRhOTUxOThhZThlYjg2NzQxY2ZhOTA3NmQwZmM1ZWFkNDk4NmJjNzc4QGdyb3VwLmNhbGVuZGFyLmdvb2dsZS5jb20" TargetMode="External"/><Relationship Id="rId21" Type="http://schemas.openxmlformats.org/officeDocument/2006/relationships/hyperlink" Target="https://app.asana.com/1/1205445731086278/project/1206601659692567/board/1206601969654100" TargetMode="External"/><Relationship Id="rId24" Type="http://schemas.openxmlformats.org/officeDocument/2006/relationships/hyperlink" Target="https://docs.google.com/document/d/1p_jsN5oop17EubJzgbMuoZjPNjCUtvBdESYCiXAX6CM/edit?tab=t.0" TargetMode="External"/><Relationship Id="rId23" Type="http://schemas.openxmlformats.org/officeDocument/2006/relationships/hyperlink" Target="https://docs.google.com/document/d/1i-2ZZbzkm1-h8LuvphMDEVHo4AqIqj6n4rvGj7Ss4n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Blu8xPa-0TI&amp;t=1364s" TargetMode="External"/><Relationship Id="rId26" Type="http://schemas.openxmlformats.org/officeDocument/2006/relationships/header" Target="header1.xml"/><Relationship Id="rId25" Type="http://schemas.openxmlformats.org/officeDocument/2006/relationships/hyperlink" Target="https://docs.google.com/document/d/1U1kbk1ak726Kj0UjeP5KxAwXHAVFbX0gaBoVy2xwFgA/edit?usp=sharing"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youtube.com/watch?v=Blu8xPa-0TI" TargetMode="External"/><Relationship Id="rId7" Type="http://schemas.openxmlformats.org/officeDocument/2006/relationships/hyperlink" Target="https://www.youtube.com/watch?v=Blu8xPa-0TI&amp;t=1080s" TargetMode="External"/><Relationship Id="rId8" Type="http://schemas.openxmlformats.org/officeDocument/2006/relationships/hyperlink" Target="https://www.youtube.com/watch?v=Blu8xPa-0TI&amp;t=1364s" TargetMode="External"/><Relationship Id="rId11" Type="http://schemas.openxmlformats.org/officeDocument/2006/relationships/hyperlink" Target="https://www.youtube.com/watch?v=Blu8xPa-0TI" TargetMode="External"/><Relationship Id="rId10" Type="http://schemas.openxmlformats.org/officeDocument/2006/relationships/hyperlink" Target="https://docs.google.com/document/d/1i-2ZZbzkm1-h8LuvphMDEVHo4AqIqj6n4rvGj7Ss4nQ/edit?usp=sharing" TargetMode="External"/><Relationship Id="rId13" Type="http://schemas.openxmlformats.org/officeDocument/2006/relationships/hyperlink" Target="https://www.youtube.com/watch?v=Blu8xPa-0TI&amp;t=2922s" TargetMode="External"/><Relationship Id="rId12" Type="http://schemas.openxmlformats.org/officeDocument/2006/relationships/hyperlink" Target="https://www.youtube.com/watch?v=Blu8xPa-0TI&amp;t=1920s" TargetMode="External"/><Relationship Id="rId15" Type="http://schemas.openxmlformats.org/officeDocument/2006/relationships/hyperlink" Target="https://www.loom.com/share/8213d2bcaa584ee3a3f657660e33acf3?sid=8d4ba6da-1985-4a1c-98d1-85d2fe2620dc" TargetMode="External"/><Relationship Id="rId14" Type="http://schemas.openxmlformats.org/officeDocument/2006/relationships/hyperlink" Target="https://www.youtube.com/watch?v=Blu8xPa-0TI&amp;t=2922s" TargetMode="External"/><Relationship Id="rId17" Type="http://schemas.openxmlformats.org/officeDocument/2006/relationships/image" Target="media/image1.png"/><Relationship Id="rId16" Type="http://schemas.openxmlformats.org/officeDocument/2006/relationships/hyperlink" Target="mailto:katrina.elise.wright@gmail.com" TargetMode="External"/><Relationship Id="rId19" Type="http://schemas.openxmlformats.org/officeDocument/2006/relationships/hyperlink" Target="https://cdn.apisystem.tech/memberships%2FlYJ7CTj5cqXQM8Yx83py%2Fpost-materials%2Ffc5493ac-de69-4a9e-8ccd-047eedc01064%2F04.functions.pdf?alt=media&amp;token=218066c0-1c37-476f-a864-96a59b720eb7" TargetMode="External"/><Relationship Id="rId18" Type="http://schemas.openxmlformats.org/officeDocument/2006/relationships/hyperlink" Target="https://www.wikipython.com/wp-content/uploads/ColorChart.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